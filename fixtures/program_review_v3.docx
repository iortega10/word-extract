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Review: Contractors General Liability</w:t>
      </w:r>
    </w:p>
    <w:p>
      <w:pPr>
        <w:pStyle w:val="Heading1"/>
      </w:pPr>
      <w:r>
        <w:t>1. Coverage Terms</w:t>
      </w:r>
    </w:p>
    <w:p>
      <w:commentRangeStart w:id="0"/>
      <w:commentRangeStart w:id="1"/>
      <w:r>
        <w:t xml:space="preserve">The policy provides a Limit of Liability of $1,000,000 per occurrence and $2,000,000 aggregate. 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commentRangeStart w:id="2"/>
      <w:r>
        <w:t>Additional insured status is granted by blanket endorsement where required by written contract.</w:t>
      </w:r>
      <w:commentRangeEnd w:id="2"/>
      <w:r>
        <w:rPr>
          <w:rStyle w:val="CommentReference"/>
        </w:rPr>
        <w:commentReference w:id="2"/>
      </w:r>
    </w:p>
    <w:p>
      <w:r>
        <w:t xml:space="preserve">A waiver of subrogation applies in favor of any party where required by written contract. </w:t>
      </w:r>
      <w:commentRangeStart w:id="3"/>
      <w:r>
        <w:t>Carrier may waive subrogation only with prior written consent.</w:t>
      </w:r>
      <w:commentRangeEnd w:id="3"/>
      <w:r>
        <w:rPr>
          <w:rStyle w:val="CommentReference"/>
        </w:rPr>
        <w:commentReference w:id="3"/>
      </w:r>
    </w:p>
    <w:p>
      <w:pPr>
        <w:pStyle w:val="Heading1"/>
      </w:pPr>
      <w:r>
        <w:t>2. Exclusions</w:t>
      </w:r>
    </w:p>
    <w:p>
      <w:pPr>
        <w:pStyle w:val="ListNumber"/>
      </w:pPr>
      <w:r>
        <w:t>Coverage is excluded for damage arising from professional services.</w:t>
      </w:r>
    </w:p>
    <w:p>
      <w:pPr>
        <w:pStyle w:val="ListNumber"/>
      </w:pPr>
      <w:r>
        <w:t>This policy does not apply to bodily injury to employees of the insured (employer's liability carve-out).</w:t>
      </w:r>
    </w:p>
    <w:p>
      <w:pPr>
        <w:pStyle w:val="ListNumber2"/>
      </w:pPr>
      <w:r>
        <w:t>Residential new-construction is not covered above three stories.</w:t>
      </w:r>
    </w:p>
    <w:p>
      <w:commentRangeStart w:id="4"/>
      <w:r>
        <w:t xml:space="preserve">Pollution: </w:t>
      </w:r>
      <w:commentRangeEnd w:id="4"/>
      <w:r>
        <w:rPr>
          <w:rStyle w:val="CommentReference"/>
        </w:rPr>
        <w:commentReference w:id="4"/>
      </w:r>
      <w:del w:id="900" w:author="R. Alvarez" w:date="2026-09-01T10:00:00Z">
        <w:r>
          <w:delText xml:space="preserve">excluded in all cases</w:delText>
        </w:r>
      </w:del>
      <w:ins w:id="901" w:author="R. Alvarez" w:date="2026-09-01T10:00:00Z">
        <w:r>
          <w:t xml:space="preserve">excluded except for hostile-fire release</w:t>
        </w:r>
      </w:ins>
    </w:p>
    <w:p>
      <w:pPr>
        <w:pStyle w:val="Heading1"/>
      </w:pPr>
      <w:r>
        <w:t>3. Fee and Rate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Minimum Premium</w:t>
            </w:r>
          </w:p>
        </w:tc>
      </w:tr>
      <w:tr>
        <w:tc>
          <w:tcPr>
            <w:tcW w:type="dxa" w:w="2880"/>
          </w:tcPr>
          <w:p>
            <w:r>
              <w:t>Carpentry</w:t>
            </w:r>
          </w:p>
        </w:tc>
        <w:tc>
          <w:tcPr>
            <w:tcW w:type="dxa" w:w="2880"/>
          </w:tcPr>
          <w:p>
            <w:r>
              <w:t>12.50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Roofing</w:t>
            </w:r>
          </w:p>
        </w:tc>
        <w:tc>
          <w:tcPr>
            <w:tcW w:type="dxa" w:w="2880"/>
          </w:tcPr>
          <w:p>
            <w:r>
              <w:t>28.00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8640"/>
            <w:gridSpan w:val="3"/>
          </w:tcPr>
          <w:p>
            <w:r>
              <w:t>Rates subject to loss-control survey; see Fees tab.</w:t>
            </w:r>
          </w:p>
        </w:tc>
      </w:tr>
    </w:tbl>
    <w:p>
      <w:pPr>
        <w:pStyle w:val="Heading1"/>
      </w:pPr>
      <w:r>
        <w:t>4. Notes</w:t>
      </w:r>
    </w:p>
    <w:p>
      <w:r>
        <w:t>Cancellation requires 30 days notice, 10 days for non-payment. The insured may not assign the policy without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. Alvarez" w:initials="RA" w:date="2026-01-01T00:00:00Z">
    <w:p>
      <w:pPr>
        <w:pStyle w:val="CommentText"/>
      </w:pPr>
      <w:r>
        <w:rPr>
          <w:rStyle w:val="CommentReference"/>
        </w:rPr>
        <w:annotationRef/>
      </w:r>
      <w:r>
        <w:t>Confirm limit vs. the binder - binder says $500k occurrence.</w:t>
      </w:r>
    </w:p>
  </w:comment>
  <w:comment w:id="1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Binder was superseded; $1M is right. Updating binder.</w:t>
      </w:r>
    </w:p>
  </w:comment>
  <w:comment w:id="2" w:author="R. Alvarez" w:initials="RA" w:date="2026-01-01T00:00:00Z">
    <w:p>
      <w:pPr>
        <w:pStyle w:val="CommentText"/>
      </w:pPr>
      <w:r>
        <w:rPr>
          <w:rStyle w:val="CommentReference"/>
        </w:rPr>
        <w:annotationRef/>
      </w:r>
      <w:r>
        <w:t>Is blanket AI ongoing-ops only, or completed-ops too? Carrier form CG 20 10 vs 20 37.</w:t>
      </w:r>
    </w:p>
  </w:comment>
  <w:comment w:id="3" w:author="Legal" w:initials="LG" w:date="2026-01-01T00:00:00Z">
    <w:p>
      <w:pPr>
        <w:pStyle w:val="CommentText"/>
      </w:pPr>
      <w:r>
        <w:rPr>
          <w:rStyle w:val="CommentReference"/>
        </w:rPr>
        <w:annotationRef/>
      </w:r>
      <w:r>
        <w:t>Consent language conflicts with section 1 (blanket waiver). Needs legal review.</w:t>
      </w:r>
    </w:p>
  </w:comment>
  <w:comment w:id="4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Pollution exclusion wording changed - flag for carrier sign-off.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footer: ref PR-2026-0142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Carrier Program Review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MGU Program Review - Contractors GL</dc:title>
  <dc:subject/>
  <dc:creator>Underwriting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