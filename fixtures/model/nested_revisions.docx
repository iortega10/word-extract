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ins w:id="2" w:author="A. Ito" w:date="2026-01-01T00:00:00Z">
        <w:r>
          <w:t xml:space="preserve">Coverage </w:t>
        </w:r>
        <w:del w:id="3" w:author="A. Ito" w:date="2026-01-01T00:00:00Z">
          <w:r>
            <w:delText xml:space="preserve">is excluded</w:delText>
          </w:r>
        </w:del>
        <w:r>
          <w:t xml:space="preserve">applies worldwide.</w:t>
        </w:r>
      </w:ins>
    </w:p>
    <w:p>
      <w:del w:id="4" w:author="A. Ito" w:date="2026-01-01T00:00:00Z">
        <w:r>
          <w:delText xml:space="preserve">Draft clause </w:delText>
        </w:r>
        <w:ins w:id="5" w:author="A. Ito" w:date="2026-01-01T00:00:00Z">
          <w:r>
            <w:t xml:space="preserve">Final clause</w:t>
          </w:r>
        </w:ins>
        <w:r>
          <w:delText xml:space="preserve"> is void.</w:delText>
        </w:r>
      </w:del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Nested revisions</dc:title>
  <dc:creator>word-extract fixtures</dc:creator>
  <dcterms:created xsi:type="dcterms:W3CDTF">2026-01-01T00:00:00Z</dcterms:created>
  <dcterms:modified xsi:type="dcterms:W3CDTF">2026-01-01T00:00:00Z</dcterms:modified>
</cp:coreProperties>
</file>