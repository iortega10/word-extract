
<file path=[Content_Types].xml><?xml version="1.0" encoding="utf-8"?>
<Types xmlns:ct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:pr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>
  <w:body>
    <w:p>
      <w:r>
        <w:rPr>
          <w:b/>
          <w:rPrChange w:id="9" w:author="A. Ito" w:date="2026-01-01T00:00:00Z">
            <w:rPr/>
          </w:rPrChange>
        </w:rPr>
        <w:t>bold</w:t>
      </w:r>
    </w:p>
    <w:p>
      <w:pPr>
        <w:pPrChange w:id="10" w:author="A. Ito" w:date="2026-01-01T00:00:00Z">
          <w:pPr/>
        </w:pPrChange>
      </w:pPr>
      <w:r>
        <w:t xml:space="preserve">indent</w:t>
      </w:r>
    </w:p>
    <w:tbl>
      <w:tr>
        <w:trPr>
          <w:del w:id="11" w:author="A. Ito" w:date="2026-01-01T00:00:00Z"/>
        </w:trPr>
        <w:tc>
          <w:p>
            <w:r>
              <w:t xml:space="preserve">row text</w:t>
            </w:r>
          </w:p>
        </w:tc>
      </w:tr>
    </w:tbl>
    <w:sectPr>
      <w:pgSz w:w="12240" w:h="15840"/>
    </w:sectPr>
  </w:body>
</w:document>
</file>

<file path=word/_rels/document.xml.rels><?xml version="1.0" encoding="UTF-8" standalone="yes"?>
<Relationships xmlns:pr="http://schemas.openxmlformats.org/package/2006/relationships"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Unrecorded revision kinds</dc:title>
  <dc:creator>word-extract fixtures</dc:creator>
  <dcterms:created xsi:type="dcterms:W3CDTF">2026-01-01T00:00:00Z</dcterms:created>
  <dcterms:modified xsi:type="dcterms:W3CDTF">2026-01-01T00:00:00Z</dcterms:modified>
</cp:coreProperties>
</file>