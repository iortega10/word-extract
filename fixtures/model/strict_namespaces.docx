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purl.oclc.org/ooxml/wordprocessingml/main" xmlns:r="http://purl.oclc.org/ooxml/officeDocument/relationships">
  <w:body>
    <w:p>
      <w:pPr>
        <w:pStyle w:val="Heading1"/>
      </w:pPr>
      <w:r>
        <w:t xml:space="preserve">Strict Clause</w:t>
      </w:r>
    </w:p>
    <w:p>
      <w:r>
        <w:t xml:space="preserve">The limit is </w:t>
      </w:r>
      <w:del w:id="2" w:author="A. Ito" w:date="2026-01-01T00:00:00Z">
        <w:r>
          <w:delText xml:space="preserve">five million</w:delText>
        </w:r>
      </w:del>
      <w:ins w:id="3" w:author="A. Ito" w:date="2026-01-01T00:00:00Z">
        <w:r>
          <w:t xml:space="preserve">ten million</w:t>
        </w:r>
      </w:ins>
      <w:r>
        <w:t xml:space="preserve">.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Strict namespaces</dc:title>
  <dc:creator>word-extract fixtures</dc:creator>
  <dcterms:created xsi:type="dcterms:W3CDTF">2026-01-01T00:00:00Z</dcterms:created>
  <dcterms:modified xsi:type="dcterms:W3CDTF">2026-01-01T00:00:00Z</dcterms:modified>
</cp:coreProperties>
</file>