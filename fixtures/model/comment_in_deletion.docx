
<file path=[Content_Types].xml><?xml version="1.0" encoding="utf-8"?>
<Types xmlns:ct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
<Relationships xmlns:pr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:body>
    <w:p w14:paraId="00000001">
      <w:r>
        <w:t xml:space="preserve">The exclusion is </w:t>
      </w:r>
      <w:commentRangeStart w:id="7"/>
      <w:del w:id="3" w:author="A. Ito" w:date="2026-01-01T00:00:00Z">
        <w:r>
          <w:delText xml:space="preserve">excluded in all cases</w:delText>
        </w:r>
      </w:del>
      <w:commentRangeEnd w:id="7"/>
      <w:r>
        <w:rPr>
          <w:rStyle w:val="CommentReference"/>
        </w:rPr>
        <w:commentReference w:id="7"/>
      </w:r>
      <w:r>
        <w:t xml:space="preserve">.</w:t>
      </w:r>
    </w:p>
    <w:sectPr>
      <w:pgSz w:w="12240" w:h="1584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7" w:author="D. Okafor" w:initials="DO" w:date="2026-01-01T00:00:00Z">
    <w:p w14:paraId="0000001A">
      <w:r>
        <w:rPr>
          <w:rStyle w:val="CommentReference"/>
        </w:rPr>
        <w:annotationRef/>
      </w:r>
      <w:r>
        <w:t xml:space="preserve">Is this really excluded?</w:t>
      </w:r>
    </w:p>
  </w:comment>
</w:comments>
</file>

<file path=word/commentsExtended.xml><?xml version="1.0" encoding="utf-8"?>
<w15:commentsEx xmlns:w15="http://schemas.microsoft.com/office/word/2012/wordml">
  <w15:commentEx w15:paraId="0000001A" w15:done="0"/>
</w15:commentsEx>
</file>

<file path=word/_rels/document.xml.rels><?xml version="1.0" encoding="UTF-8" standalone="yes"?>
<Relationships xmlns:pr="http://schemas.openxmlformats.org/package/2006/relationships"><Relationship Id="rId1" Type="http://schemas.openxmlformats.org/officeDocument/2006/relationships/comments" Target="comments.xml"/><Relationship Id="rId2" Type="http://schemas.microsoft.com/office/2011/relationships/commentsExtended" Target="commentsExtended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Comment in a deletion</dc:title>
  <dc:creator>word-extract fixtures</dc:creator>
  <dcterms:created xsi:type="dcterms:W3CDTF">2026-01-01T00:00:00Z</dcterms:created>
  <dcterms:modified xsi:type="dcterms:W3CDTF">2026-01-01T00:00:00Z</dcterms:modified>
</cp:coreProperties>
</file>