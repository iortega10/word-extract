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Spec-Annotated Threaded Comments</w:t>
      </w:r>
    </w:p>
    <w:p>
      <w:pPr>
        <w:pStyle w:val="Heading1"/>
      </w:pPr>
      <w:r>
        <w:t xml:space="preserve">Threaded Review</w:t>
      </w:r>
    </w:p>
    <w:p>
      <w:commentRangeStart w:id="1"/>
      <w:r>
        <w:t xml:space="preserve">The endorsement </w:t>
      </w:r>
      <w:commentRangeEnd w:id="1"/>
      <w:r>
        <w:rPr>
          <w:rStyle w:val="CommentReference"/>
        </w:rPr>
        <w:commentReference w:id="1"/>
      </w:r>
      <w:r>
        <w:t xml:space="preserve">extends coverage to completed operations for </w:t>
      </w:r>
      <w:del w:id="10" w:author="D. Okafor" w:date="2026-01-01T00:00:00Z">
        <w:r>
          <w:delText>three years</w:delText>
        </w:r>
      </w:del>
      <w:ins w:id="11" w:author="D. Okafor" w:date="2026-01-01T00:00:00Z">
        <w:r>
          <w:t>thirty-six months</w:t>
        </w:r>
      </w:ins>
      <w:r>
        <w:t xml:space="preserve">.</w:t>
      </w:r>
    </w:p>
    <w:p>
      <w:commentRangeStart w:id="2"/>
      <w:r>
        <w:t xml:space="preserve">Post-completion tail</w:t>
      </w:r>
      <w:commentRangeEnd w:id="2"/>
      <w:r>
        <w:rPr>
          <w:rStyle w:val="CommentReference"/>
        </w:rPr>
        <w:commentReference w:id="2"/>
      </w:r>
    </w:p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1" w:author="D. Okafor" w:initials="DO" w:date="2026-01-01T00:00:00Z">
    <w:p w14:paraId="00000001" w15:paraId="00000001">
      <w:r>
        <w:rPr>
          <w:rStyle w:val="CommentReference"/>
        </w:rPr>
        <w:annotationRef/>
      </w:r>
      <w:r>
        <w:t xml:space="preserve">Does this include the tail after project completion?</w:t>
      </w:r>
    </w:p>
  </w:comment>
  <w:comment w:id="2" w:author="S. Ruiz" w:initials="SR" w:date="2026-01-01T00:00:00Z">
    <w:p w14:paraId="00000002" w15:paraId="00000002">
      <w:r>
        <w:rPr>
          <w:rStyle w:val="CommentReference"/>
        </w:rPr>
        <w:annotationRef/>
      </w:r>
      <w:r>
        <w:t xml:space="preserve">Yes - three-year completed-ops tail, now confirmed resolved.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done="1" w15:paraIdParent="00000001"/>
</w15:commentsEx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Spec-Annotated Threaded Comments</dc:title>
  <dc:creator>word-extract fixtures</dc:creator>
  <dcterms:created xsi:type="dcterms:W3CDTF">2026-01-01T00:00:00Z</dcterms:created>
  <dcterms:modified xsi:type="dcterms:W3CDTF">2026-01-01T00:00:00Z</dcterms:modified>
</cp:coreProperties>
</file>